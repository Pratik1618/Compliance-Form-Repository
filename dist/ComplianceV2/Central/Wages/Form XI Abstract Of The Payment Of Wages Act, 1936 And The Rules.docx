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DD67D" w14:textId="462D574E" w:rsidR="007E0915" w:rsidRPr="0038216C" w:rsidRDefault="007E0915" w:rsidP="004A0C56">
      <w:pPr>
        <w:spacing w:before="120"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38216C">
        <w:rPr>
          <w:rFonts w:cstheme="minorHAnsi"/>
          <w:b/>
          <w:bCs/>
          <w:sz w:val="20"/>
          <w:szCs w:val="20"/>
        </w:rPr>
        <w:t>FORM XI</w:t>
      </w:r>
    </w:p>
    <w:p w14:paraId="547B3462" w14:textId="1A0FCB0B" w:rsidR="007E0915" w:rsidRPr="0038216C" w:rsidRDefault="007E0915" w:rsidP="004A0C56">
      <w:pPr>
        <w:spacing w:before="120"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38216C">
        <w:rPr>
          <w:rFonts w:cstheme="minorHAnsi"/>
          <w:b/>
          <w:bCs/>
          <w:sz w:val="20"/>
          <w:szCs w:val="20"/>
        </w:rPr>
        <w:t>(See Rule 20)</w:t>
      </w:r>
    </w:p>
    <w:p w14:paraId="7495780D" w14:textId="6EF0F05D" w:rsidR="005802F9" w:rsidRPr="0038216C" w:rsidRDefault="00022828" w:rsidP="004A0C56">
      <w:pPr>
        <w:spacing w:before="120"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38216C">
        <w:rPr>
          <w:rFonts w:cstheme="minorHAnsi"/>
          <w:b/>
          <w:bCs/>
          <w:sz w:val="20"/>
          <w:szCs w:val="20"/>
        </w:rPr>
        <w:t>Form XI Abstract Of The Payment Of Wages Act, 1936 And The Rules</w:t>
      </w:r>
      <w:r w:rsidR="00AD67F1" w:rsidRPr="0038216C">
        <w:rPr>
          <w:rFonts w:cstheme="minorHAnsi"/>
          <w:b/>
          <w:bCs/>
          <w:sz w:val="20"/>
          <w:szCs w:val="20"/>
        </w:rPr>
        <w:t xml:space="preserve"> made there under</w:t>
      </w:r>
    </w:p>
    <w:p w14:paraId="2C422156" w14:textId="31F5A429" w:rsidR="00AD67F1" w:rsidRPr="0038216C" w:rsidRDefault="00101C66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The Act applies to the payment of wages to persons employed in air transport services receiving less than Rs. 400/- a month.</w:t>
      </w:r>
    </w:p>
    <w:p w14:paraId="6341F269" w14:textId="00D10FE0" w:rsidR="00672BF5" w:rsidRPr="0038216C" w:rsidRDefault="00672BF5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No employed person can give up by contract or agreement his rights under</w:t>
      </w:r>
      <w:r w:rsidR="00D1781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the Act.</w:t>
      </w:r>
    </w:p>
    <w:p w14:paraId="73FD9C27" w14:textId="77777777" w:rsidR="00672BF5" w:rsidRPr="0038216C" w:rsidRDefault="00672BF5" w:rsidP="004A0C56">
      <w:pPr>
        <w:spacing w:before="120"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38216C">
        <w:rPr>
          <w:rFonts w:cstheme="minorHAnsi"/>
          <w:b/>
          <w:bCs/>
          <w:sz w:val="20"/>
          <w:szCs w:val="20"/>
        </w:rPr>
        <w:t>Definition of wages</w:t>
      </w:r>
    </w:p>
    <w:p w14:paraId="3A940604" w14:textId="7A74C6AA" w:rsidR="006A72E3" w:rsidRPr="0038216C" w:rsidRDefault="00672BF5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'Wages' means all remuneration whether salary, allowances or otherwise payable to</w:t>
      </w:r>
      <w:r w:rsidR="009770F9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a person employed in respect of his employment or of work done in such employment;</w:t>
      </w:r>
    </w:p>
    <w:p w14:paraId="4AED2781" w14:textId="6CF66749" w:rsidR="00672BF5" w:rsidRPr="0038216C" w:rsidRDefault="00672BF5" w:rsidP="004A0C56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It includes-</w:t>
      </w:r>
    </w:p>
    <w:p w14:paraId="3F212645" w14:textId="4863A897" w:rsidR="00672BF5" w:rsidRPr="0038216C" w:rsidRDefault="00672BF5" w:rsidP="004A0C56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remuneration payable under any award or settlement between the parties</w:t>
      </w:r>
      <w:r w:rsidR="000D10E5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or order of a court;</w:t>
      </w:r>
    </w:p>
    <w:p w14:paraId="48A59262" w14:textId="73ED3F85" w:rsidR="00672BF5" w:rsidRPr="0038216C" w:rsidRDefault="00672BF5" w:rsidP="004A0C56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remuneration to which the person employed is entitled in respect of overtime</w:t>
      </w:r>
      <w:r w:rsidR="008813AE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work or holidays or any leave period;</w:t>
      </w:r>
    </w:p>
    <w:p w14:paraId="12ED94F1" w14:textId="6309F94C" w:rsidR="00672BF5" w:rsidRPr="0038216C" w:rsidRDefault="00672BF5" w:rsidP="004A0C56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</w:t>
      </w:r>
      <w:r w:rsidR="00C1178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additional</w:t>
      </w:r>
      <w:r w:rsidR="00C1178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remuneration</w:t>
      </w:r>
      <w:r w:rsidR="00C1178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payable under the terms of</w:t>
      </w:r>
      <w:r w:rsidR="00C1178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employment;</w:t>
      </w:r>
    </w:p>
    <w:p w14:paraId="6DCCF854" w14:textId="73329067" w:rsidR="00672BF5" w:rsidRPr="0038216C" w:rsidRDefault="00672BF5" w:rsidP="004A0C56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sum which by reason of the termination of employment of the person</w:t>
      </w:r>
      <w:r w:rsidR="00D12CAD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employed is payable under any law, contract or instrument which provides</w:t>
      </w:r>
      <w:r w:rsidR="00D12CAD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for the payment of s</w:t>
      </w:r>
      <w:r w:rsidR="000131AE" w:rsidRPr="0038216C">
        <w:rPr>
          <w:rFonts w:cstheme="minorHAnsi"/>
          <w:sz w:val="20"/>
          <w:szCs w:val="20"/>
        </w:rPr>
        <w:t>u</w:t>
      </w:r>
      <w:r w:rsidRPr="0038216C">
        <w:rPr>
          <w:rFonts w:cstheme="minorHAnsi"/>
          <w:sz w:val="20"/>
          <w:szCs w:val="20"/>
        </w:rPr>
        <w:t>ch sum, whether with or without deductions, but does</w:t>
      </w:r>
      <w:r w:rsidR="00D8332B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not provide for the time within which the payment is to be made.</w:t>
      </w:r>
    </w:p>
    <w:p w14:paraId="4AF6ABD0" w14:textId="77777777" w:rsidR="005A29D3" w:rsidRPr="0038216C" w:rsidRDefault="00672BF5" w:rsidP="004A0C56">
      <w:pPr>
        <w:pStyle w:val="ListParagraph"/>
        <w:numPr>
          <w:ilvl w:val="0"/>
          <w:numId w:val="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sum to which the person employed is entitled under any scheme framed</w:t>
      </w:r>
      <w:r w:rsidR="00D8332B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under any law for the time being in force;</w:t>
      </w:r>
    </w:p>
    <w:p w14:paraId="2F0D6829" w14:textId="77777777" w:rsidR="00970DB3" w:rsidRPr="0038216C" w:rsidRDefault="00672BF5" w:rsidP="004A0C56">
      <w:pPr>
        <w:pStyle w:val="ListParagraph"/>
        <w:spacing w:before="120" w:after="0" w:line="240" w:lineRule="auto"/>
        <w:ind w:left="1134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It excludes</w:t>
      </w:r>
      <w:r w:rsidR="005A29D3" w:rsidRPr="0038216C">
        <w:rPr>
          <w:rFonts w:cstheme="minorHAnsi"/>
          <w:sz w:val="20"/>
          <w:szCs w:val="20"/>
        </w:rPr>
        <w:t>-</w:t>
      </w:r>
    </w:p>
    <w:p w14:paraId="30583758" w14:textId="77777777" w:rsidR="00305F27" w:rsidRPr="0038216C" w:rsidRDefault="00672BF5" w:rsidP="004A0C56">
      <w:pPr>
        <w:pStyle w:val="ListParagraph"/>
        <w:numPr>
          <w:ilvl w:val="0"/>
          <w:numId w:val="3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bonus which does not form part of the remuneration payable under the</w:t>
      </w:r>
      <w:r w:rsidR="00661612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 xml:space="preserve">terms of employment or which is not </w:t>
      </w:r>
      <w:r w:rsidRPr="0038216C">
        <w:rPr>
          <w:rFonts w:cstheme="minorHAnsi"/>
          <w:sz w:val="20"/>
          <w:szCs w:val="20"/>
        </w:rPr>
        <w:t>payable under any award or settlement</w:t>
      </w:r>
      <w:r w:rsidR="00401038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between the parties or order of a court;</w:t>
      </w:r>
    </w:p>
    <w:p w14:paraId="49C68133" w14:textId="77777777" w:rsidR="00C0368E" w:rsidRPr="0038216C" w:rsidRDefault="00672BF5" w:rsidP="004A0C56">
      <w:pPr>
        <w:pStyle w:val="ListParagraph"/>
        <w:numPr>
          <w:ilvl w:val="0"/>
          <w:numId w:val="3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the value of any house-accommodation, or of the supply of light, water, medical</w:t>
      </w:r>
      <w:r w:rsidR="00C0368E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attendance or other amenity or of any service excluded from the computation</w:t>
      </w:r>
      <w:r w:rsidR="00C0368E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of wages by an order of the Central Government;</w:t>
      </w:r>
    </w:p>
    <w:p w14:paraId="55D0788E" w14:textId="77777777" w:rsidR="00C0368E" w:rsidRPr="0038216C" w:rsidRDefault="00672BF5" w:rsidP="004A0C56">
      <w:pPr>
        <w:pStyle w:val="ListParagraph"/>
        <w:numPr>
          <w:ilvl w:val="0"/>
          <w:numId w:val="3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contribution paid by the employer to any pension or provident fund, and</w:t>
      </w:r>
      <w:r w:rsidR="00C0368E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the interest which may have accrued thereon;</w:t>
      </w:r>
    </w:p>
    <w:p w14:paraId="5D75B766" w14:textId="77777777" w:rsidR="00C0368E" w:rsidRPr="0038216C" w:rsidRDefault="00672BF5" w:rsidP="004A0C56">
      <w:pPr>
        <w:pStyle w:val="ListParagraph"/>
        <w:numPr>
          <w:ilvl w:val="0"/>
          <w:numId w:val="3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travelling allowance or the value of any travelling concession;</w:t>
      </w:r>
    </w:p>
    <w:p w14:paraId="717A1C98" w14:textId="77777777" w:rsidR="00C0368E" w:rsidRPr="0038216C" w:rsidRDefault="00672BF5" w:rsidP="004A0C56">
      <w:pPr>
        <w:pStyle w:val="ListParagraph"/>
        <w:numPr>
          <w:ilvl w:val="0"/>
          <w:numId w:val="3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sum paid to the employed person to defray special expenses entailed on</w:t>
      </w:r>
      <w:r w:rsidR="00C0368E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him by the nature of his employment; or</w:t>
      </w:r>
    </w:p>
    <w:p w14:paraId="320B2AF0" w14:textId="77777777" w:rsidR="00376102" w:rsidRPr="0038216C" w:rsidRDefault="00672BF5" w:rsidP="004A0C56">
      <w:pPr>
        <w:pStyle w:val="ListParagraph"/>
        <w:numPr>
          <w:ilvl w:val="0"/>
          <w:numId w:val="3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gratuity payable on the termination of employment in cases other than</w:t>
      </w:r>
      <w:r w:rsidR="000A2CE9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those specified in sub-clause (d) (Section 2(vi) of the Act).</w:t>
      </w:r>
    </w:p>
    <w:p w14:paraId="0FCBAFCC" w14:textId="5BD91518" w:rsidR="00672BF5" w:rsidRPr="0038216C" w:rsidRDefault="00672BF5" w:rsidP="004A0C56">
      <w:pPr>
        <w:spacing w:before="120"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38216C">
        <w:rPr>
          <w:rFonts w:cstheme="minorHAnsi"/>
          <w:b/>
          <w:bCs/>
          <w:sz w:val="20"/>
          <w:szCs w:val="20"/>
        </w:rPr>
        <w:t>Responsibility for and method of payment</w:t>
      </w:r>
    </w:p>
    <w:p w14:paraId="522CEB29" w14:textId="77777777" w:rsidR="00301FA1" w:rsidRPr="0038216C" w:rsidRDefault="00672BF5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The employer is responsible for the payment under the Act of wages to persons</w:t>
      </w:r>
      <w:r w:rsidR="00B96845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employed under him, and any contractor employing persons is responsible for payment</w:t>
      </w:r>
      <w:r w:rsidR="00CE5CB7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to the persons he employs.</w:t>
      </w:r>
    </w:p>
    <w:p w14:paraId="7E309414" w14:textId="6770533F" w:rsidR="00672BF5" w:rsidRPr="0038216C" w:rsidRDefault="00672BF5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Wage-periods shall be fixed for the payment of wages at intervals not exceeding one</w:t>
      </w:r>
      <w:r w:rsidR="008C7D8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month.</w:t>
      </w:r>
    </w:p>
    <w:p w14:paraId="0BBE6584" w14:textId="77777777" w:rsidR="00917170" w:rsidRPr="0038216C" w:rsidRDefault="00672BF5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Wages shall be paid on a working day within 7 days of the end of the wage period</w:t>
      </w:r>
      <w:r w:rsidR="00D6188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(or within 10 days if 1,000 or more persons are employed).</w:t>
      </w:r>
    </w:p>
    <w:p w14:paraId="38B1C33D" w14:textId="77777777" w:rsidR="00192642" w:rsidRPr="0038216C" w:rsidRDefault="00672BF5" w:rsidP="004A0C56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The wages of a person discharged shall be paid not later than the second working day</w:t>
      </w:r>
      <w:r w:rsidR="0091717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after his discharge.</w:t>
      </w:r>
    </w:p>
    <w:p w14:paraId="45A65F86" w14:textId="157B5D2A" w:rsidR="00672BF5" w:rsidRPr="0038216C" w:rsidRDefault="00672BF5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Payment in kind is prohibited.</w:t>
      </w:r>
    </w:p>
    <w:p w14:paraId="1AAB7D36" w14:textId="77777777" w:rsidR="00672BF5" w:rsidRPr="0038216C" w:rsidRDefault="00672BF5" w:rsidP="004A0C56">
      <w:pPr>
        <w:spacing w:before="120"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38216C">
        <w:rPr>
          <w:rFonts w:cstheme="minorHAnsi"/>
          <w:b/>
          <w:bCs/>
          <w:sz w:val="20"/>
          <w:szCs w:val="20"/>
        </w:rPr>
        <w:t>Fines and Deductions</w:t>
      </w:r>
    </w:p>
    <w:p w14:paraId="21B1FF10" w14:textId="77777777" w:rsidR="003D0062" w:rsidRPr="0038216C" w:rsidRDefault="00672BF5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lastRenderedPageBreak/>
        <w:t>No deductions shall be made from wages except those authorised under the Act</w:t>
      </w:r>
      <w:r w:rsidR="0083127F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(see paragraphs 9</w:t>
      </w:r>
      <w:r w:rsidR="003774C6" w:rsidRPr="0038216C">
        <w:rPr>
          <w:rFonts w:cstheme="minorHAnsi"/>
          <w:sz w:val="20"/>
          <w:szCs w:val="20"/>
        </w:rPr>
        <w:t>-</w:t>
      </w:r>
      <w:r w:rsidRPr="0038216C">
        <w:rPr>
          <w:rFonts w:cstheme="minorHAnsi"/>
          <w:sz w:val="20"/>
          <w:szCs w:val="20"/>
        </w:rPr>
        <w:t>18 below).</w:t>
      </w:r>
    </w:p>
    <w:p w14:paraId="7866E964" w14:textId="77777777" w:rsidR="00890597" w:rsidRPr="0038216C" w:rsidRDefault="00890597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</w:p>
    <w:p w14:paraId="30F7E924" w14:textId="326CF30E" w:rsidR="006F0392" w:rsidRPr="0038216C" w:rsidRDefault="00672BF5" w:rsidP="004A0C56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Fines can be imposed only for such acts and omissions as the employer may</w:t>
      </w:r>
      <w:ins w:id="0" w:author="Sneha Varghese" w:date="2022-11-23T17:25:00Z">
        <w:r w:rsidR="00002DB4">
          <w:rPr>
            <w:rFonts w:cstheme="minorHAnsi"/>
            <w:sz w:val="20"/>
            <w:szCs w:val="20"/>
          </w:rPr>
          <w:t>,</w:t>
        </w:r>
      </w:ins>
      <w:r w:rsidR="00BF547B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with the pr</w:t>
      </w:r>
      <w:r w:rsidR="003949AE" w:rsidRPr="0038216C">
        <w:rPr>
          <w:rFonts w:cstheme="minorHAnsi"/>
          <w:sz w:val="20"/>
          <w:szCs w:val="20"/>
        </w:rPr>
        <w:t>eviou</w:t>
      </w:r>
      <w:r w:rsidRPr="0038216C">
        <w:rPr>
          <w:rFonts w:cstheme="minorHAnsi"/>
          <w:sz w:val="20"/>
          <w:szCs w:val="20"/>
        </w:rPr>
        <w:t>s approval of the Regional Labour Commissioner, specify by a notice</w:t>
      </w:r>
      <w:r w:rsidR="006F0392" w:rsidRPr="0038216C">
        <w:rPr>
          <w:rFonts w:cstheme="minorHAnsi"/>
          <w:sz w:val="20"/>
          <w:szCs w:val="20"/>
        </w:rPr>
        <w:t xml:space="preserve"> </w:t>
      </w:r>
      <w:r w:rsidR="0033174C" w:rsidRPr="0038216C">
        <w:rPr>
          <w:rFonts w:cstheme="minorHAnsi"/>
          <w:sz w:val="20"/>
          <w:szCs w:val="20"/>
        </w:rPr>
        <w:t xml:space="preserve">displayed at or near the entrance of the </w:t>
      </w:r>
      <w:proofErr w:type="gramStart"/>
      <w:r w:rsidR="0033174C" w:rsidRPr="0038216C">
        <w:rPr>
          <w:rFonts w:cstheme="minorHAnsi"/>
          <w:sz w:val="20"/>
          <w:szCs w:val="20"/>
        </w:rPr>
        <w:t>work place</w:t>
      </w:r>
      <w:proofErr w:type="gramEnd"/>
      <w:r w:rsidR="0033174C" w:rsidRPr="0038216C">
        <w:rPr>
          <w:rFonts w:cstheme="minorHAnsi"/>
          <w:sz w:val="20"/>
          <w:szCs w:val="20"/>
        </w:rPr>
        <w:t xml:space="preserve"> or places at the establishment and</w:t>
      </w:r>
      <w:r w:rsidR="006F0392" w:rsidRPr="0038216C">
        <w:rPr>
          <w:rFonts w:cstheme="minorHAnsi"/>
          <w:sz w:val="20"/>
          <w:szCs w:val="20"/>
        </w:rPr>
        <w:t xml:space="preserve"> </w:t>
      </w:r>
      <w:r w:rsidR="0033174C" w:rsidRPr="0038216C">
        <w:rPr>
          <w:rFonts w:cstheme="minorHAnsi"/>
          <w:sz w:val="20"/>
          <w:szCs w:val="20"/>
        </w:rPr>
        <w:t>aft</w:t>
      </w:r>
      <w:r w:rsidR="006F0392" w:rsidRPr="0038216C">
        <w:rPr>
          <w:rFonts w:cstheme="minorHAnsi"/>
          <w:sz w:val="20"/>
          <w:szCs w:val="20"/>
        </w:rPr>
        <w:t>e</w:t>
      </w:r>
      <w:r w:rsidR="0033174C" w:rsidRPr="0038216C">
        <w:rPr>
          <w:rFonts w:cstheme="minorHAnsi"/>
          <w:sz w:val="20"/>
          <w:szCs w:val="20"/>
        </w:rPr>
        <w:t>r giving the employed person an opportunity for explanation.</w:t>
      </w:r>
    </w:p>
    <w:p w14:paraId="6F248847" w14:textId="77777777" w:rsidR="006F0392" w:rsidRPr="0038216C" w:rsidRDefault="0033174C" w:rsidP="004A0C56">
      <w:pPr>
        <w:pStyle w:val="ListParagraph"/>
        <w:numPr>
          <w:ilvl w:val="0"/>
          <w:numId w:val="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Fines</w:t>
      </w:r>
      <w:r w:rsidR="006F0392" w:rsidRPr="0038216C">
        <w:rPr>
          <w:rFonts w:cstheme="minorHAnsi"/>
          <w:sz w:val="20"/>
          <w:szCs w:val="20"/>
        </w:rPr>
        <w:t>.</w:t>
      </w:r>
    </w:p>
    <w:p w14:paraId="6A3BA752" w14:textId="77777777" w:rsidR="006F0392" w:rsidRPr="0038216C" w:rsidRDefault="0033174C" w:rsidP="004A0C56">
      <w:pPr>
        <w:pStyle w:val="ListParagraph"/>
        <w:numPr>
          <w:ilvl w:val="0"/>
          <w:numId w:val="5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shall not exceed three paise in the rupee.</w:t>
      </w:r>
    </w:p>
    <w:p w14:paraId="6D21A7AB" w14:textId="77777777" w:rsidR="00F171AD" w:rsidRPr="0038216C" w:rsidRDefault="0033174C" w:rsidP="004A0C56">
      <w:pPr>
        <w:pStyle w:val="ListParagraph"/>
        <w:numPr>
          <w:ilvl w:val="0"/>
          <w:numId w:val="5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shall not be recovered by instalments or later than sixty days of the date of</w:t>
      </w:r>
      <w:r w:rsidR="004C553B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imposition.</w:t>
      </w:r>
    </w:p>
    <w:p w14:paraId="78AA1DA4" w14:textId="77777777" w:rsidR="008748E1" w:rsidRPr="0038216C" w:rsidRDefault="0033174C" w:rsidP="004A0C56">
      <w:pPr>
        <w:pStyle w:val="ListParagraph"/>
        <w:numPr>
          <w:ilvl w:val="0"/>
          <w:numId w:val="5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shall be recorded in a register and applied to such purposes beneficial to the</w:t>
      </w:r>
      <w:r w:rsidR="008748E1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employed persons as are approved by the Inspector.</w:t>
      </w:r>
    </w:p>
    <w:p w14:paraId="11EBECD6" w14:textId="0CB2225C" w:rsidR="0033174C" w:rsidRPr="0038216C" w:rsidRDefault="0033174C" w:rsidP="004A0C56">
      <w:pPr>
        <w:pStyle w:val="ListParagraph"/>
        <w:numPr>
          <w:ilvl w:val="0"/>
          <w:numId w:val="5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shall not be imposed on an employed person who is under the age of fifteen</w:t>
      </w:r>
      <w:r w:rsidR="00B700ED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years.</w:t>
      </w:r>
    </w:p>
    <w:p w14:paraId="53552762" w14:textId="77777777" w:rsidR="00BD74A1" w:rsidRPr="0038216C" w:rsidRDefault="00BD74A1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</w:p>
    <w:p w14:paraId="24D64641" w14:textId="77777777" w:rsidR="00DA3D62" w:rsidRPr="0038216C" w:rsidRDefault="0033174C" w:rsidP="004A0C56">
      <w:pPr>
        <w:pStyle w:val="ListParagraph"/>
        <w:numPr>
          <w:ilvl w:val="0"/>
          <w:numId w:val="6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Deductions for absence from duty can be made only on account of the absence</w:t>
      </w:r>
      <w:r w:rsidR="00682B1D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of the employed person at times when he should be working and such deductions must not</w:t>
      </w:r>
      <w:r w:rsidR="00E428D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exceed an amount which is in the sa</w:t>
      </w:r>
      <w:r w:rsidR="00C218C3" w:rsidRPr="0038216C">
        <w:rPr>
          <w:rFonts w:cstheme="minorHAnsi"/>
          <w:sz w:val="20"/>
          <w:szCs w:val="20"/>
        </w:rPr>
        <w:t>m</w:t>
      </w:r>
      <w:r w:rsidRPr="0038216C">
        <w:rPr>
          <w:rFonts w:cstheme="minorHAnsi"/>
          <w:sz w:val="20"/>
          <w:szCs w:val="20"/>
        </w:rPr>
        <w:t>e proportion to his wages for the wage-period as</w:t>
      </w:r>
      <w:r w:rsidR="00621116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the time he was absent in tha</w:t>
      </w:r>
      <w:r w:rsidR="00985F2D" w:rsidRPr="0038216C">
        <w:rPr>
          <w:rFonts w:cstheme="minorHAnsi"/>
          <w:sz w:val="20"/>
          <w:szCs w:val="20"/>
        </w:rPr>
        <w:t xml:space="preserve">t </w:t>
      </w:r>
      <w:r w:rsidRPr="0038216C">
        <w:rPr>
          <w:rFonts w:cstheme="minorHAnsi"/>
          <w:sz w:val="20"/>
          <w:szCs w:val="20"/>
        </w:rPr>
        <w:t>period is to the total time he should have been at work.</w:t>
      </w:r>
    </w:p>
    <w:p w14:paraId="7691A8E1" w14:textId="6B27ECE4" w:rsidR="00D328FA" w:rsidRPr="0038216C" w:rsidRDefault="0033174C" w:rsidP="004A0C56">
      <w:pPr>
        <w:pStyle w:val="ListParagraph"/>
        <w:numPr>
          <w:ilvl w:val="0"/>
          <w:numId w:val="6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If ten or more employed persons, acting in concert, absent themselves without</w:t>
      </w:r>
      <w:r w:rsidR="00E65699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reasonable cause and without due notice, the deduction for absence can include wages for</w:t>
      </w:r>
      <w:r w:rsidR="00E65699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 xml:space="preserve">eight days in lieu of notice, </w:t>
      </w:r>
      <w:proofErr w:type="gramStart"/>
      <w:r w:rsidRPr="0038216C">
        <w:rPr>
          <w:rFonts w:cstheme="minorHAnsi"/>
          <w:sz w:val="20"/>
          <w:szCs w:val="20"/>
        </w:rPr>
        <w:t>but:</w:t>
      </w:r>
      <w:ins w:id="1" w:author="Sneha Varghese" w:date="2022-11-23T17:27:00Z">
        <w:r w:rsidR="00002DB4">
          <w:rPr>
            <w:rFonts w:cstheme="minorHAnsi"/>
            <w:sz w:val="20"/>
            <w:szCs w:val="20"/>
          </w:rPr>
          <w:t>-</w:t>
        </w:r>
      </w:ins>
      <w:proofErr w:type="gramEnd"/>
    </w:p>
    <w:p w14:paraId="03A853B2" w14:textId="77777777" w:rsidR="000135F2" w:rsidRPr="0038216C" w:rsidRDefault="0033174C" w:rsidP="004A0C56">
      <w:pPr>
        <w:pStyle w:val="ListParagraph"/>
        <w:numPr>
          <w:ilvl w:val="0"/>
          <w:numId w:val="7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no deduction for breaking contract can be made from a person under 15 or a</w:t>
      </w:r>
      <w:r w:rsidR="000135F2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woman.</w:t>
      </w:r>
    </w:p>
    <w:p w14:paraId="36951149" w14:textId="77777777" w:rsidR="00A92593" w:rsidRPr="0038216C" w:rsidRDefault="0033174C" w:rsidP="004A0C56">
      <w:pPr>
        <w:pStyle w:val="ListParagraph"/>
        <w:numPr>
          <w:ilvl w:val="0"/>
          <w:numId w:val="7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there must be a provision in writing which forms part of the contract of</w:t>
      </w:r>
      <w:r w:rsidR="00A9259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employment or the certified Standing Orders, requiring that a specific period</w:t>
      </w:r>
      <w:r w:rsidR="00A9259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of notice of intention to cease work not exceeding 15 days or the period of</w:t>
      </w:r>
      <w:r w:rsidR="00A9259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notice which the employer has to give to discharge a worker, must be given</w:t>
      </w:r>
      <w:r w:rsidR="00A9259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the employer and that wages may be deducted in lieu of such notice;</w:t>
      </w:r>
    </w:p>
    <w:p w14:paraId="2ACF4B76" w14:textId="3134FE59" w:rsidR="00897D1E" w:rsidRPr="0038216C" w:rsidRDefault="0033174C" w:rsidP="004A0C56">
      <w:pPr>
        <w:pStyle w:val="ListParagraph"/>
        <w:numPr>
          <w:ilvl w:val="0"/>
          <w:numId w:val="7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the above provision</w:t>
      </w:r>
      <w:del w:id="2" w:author="Sneha Varghese" w:date="2022-11-23T17:29:00Z">
        <w:r w:rsidRPr="0038216C" w:rsidDel="00002DB4">
          <w:rPr>
            <w:rFonts w:cstheme="minorHAnsi"/>
            <w:sz w:val="20"/>
            <w:szCs w:val="20"/>
          </w:rPr>
          <w:delText>,</w:delText>
        </w:r>
      </w:del>
      <w:r w:rsidRPr="0038216C">
        <w:rPr>
          <w:rFonts w:cstheme="minorHAnsi"/>
          <w:sz w:val="20"/>
          <w:szCs w:val="20"/>
        </w:rPr>
        <w:t xml:space="preserve"> must be displayed at or near the entrance of the </w:t>
      </w:r>
      <w:r w:rsidR="00663917" w:rsidRPr="0038216C">
        <w:rPr>
          <w:rFonts w:cstheme="minorHAnsi"/>
          <w:sz w:val="20"/>
          <w:szCs w:val="20"/>
        </w:rPr>
        <w:t>workplace</w:t>
      </w:r>
      <w:r w:rsidR="00897D1E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 xml:space="preserve">or places at the establishment or work </w:t>
      </w:r>
      <w:proofErr w:type="gramStart"/>
      <w:r w:rsidRPr="0038216C">
        <w:rPr>
          <w:rFonts w:cstheme="minorHAnsi"/>
          <w:sz w:val="20"/>
          <w:szCs w:val="20"/>
        </w:rPr>
        <w:t>place;</w:t>
      </w:r>
      <w:proofErr w:type="gramEnd"/>
    </w:p>
    <w:p w14:paraId="4A3431D7" w14:textId="4D1DA316" w:rsidR="00897D1E" w:rsidRPr="0038216C" w:rsidRDefault="0033174C" w:rsidP="004A0C56">
      <w:pPr>
        <w:pStyle w:val="ListParagraph"/>
        <w:numPr>
          <w:ilvl w:val="0"/>
          <w:numId w:val="7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no deduction of this nature can be made until a week's notice that this deduction</w:t>
      </w:r>
      <w:r w:rsidR="00897D1E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 xml:space="preserve">is to be made has been posted at or near the main entrance of the </w:t>
      </w:r>
      <w:r w:rsidR="00663917" w:rsidRPr="0038216C">
        <w:rPr>
          <w:rFonts w:cstheme="minorHAnsi"/>
          <w:sz w:val="20"/>
          <w:szCs w:val="20"/>
        </w:rPr>
        <w:t>workplace</w:t>
      </w:r>
      <w:r w:rsidRPr="0038216C">
        <w:rPr>
          <w:rFonts w:cstheme="minorHAnsi"/>
          <w:sz w:val="20"/>
          <w:szCs w:val="20"/>
        </w:rPr>
        <w:t xml:space="preserve"> or places at the establishment or work-place;</w:t>
      </w:r>
    </w:p>
    <w:p w14:paraId="01FAB2E4" w14:textId="3896AD0A" w:rsidR="0033174C" w:rsidRPr="0038216C" w:rsidRDefault="0033174C" w:rsidP="004A0C56">
      <w:pPr>
        <w:pStyle w:val="ListParagraph"/>
        <w:numPr>
          <w:ilvl w:val="0"/>
          <w:numId w:val="7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no deduction must exceed the wages of the employed persons for the period by</w:t>
      </w:r>
      <w:r w:rsidR="00667AA9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which the notice he gives of leaving employment, is less than the notice he</w:t>
      </w:r>
      <w:r w:rsidR="00667AA9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should have given under his contract</w:t>
      </w:r>
      <w:ins w:id="3" w:author="Sneha Varghese" w:date="2022-11-23T17:30:00Z">
        <w:r w:rsidR="00002DB4">
          <w:rPr>
            <w:rFonts w:cstheme="minorHAnsi"/>
            <w:sz w:val="20"/>
            <w:szCs w:val="20"/>
          </w:rPr>
          <w:t>.</w:t>
        </w:r>
      </w:ins>
      <w:del w:id="4" w:author="Sneha Varghese" w:date="2022-11-23T17:30:00Z">
        <w:r w:rsidRPr="0038216C" w:rsidDel="00002DB4">
          <w:rPr>
            <w:rFonts w:cstheme="minorHAnsi"/>
            <w:sz w:val="20"/>
            <w:szCs w:val="20"/>
          </w:rPr>
          <w:delText>,</w:delText>
        </w:r>
      </w:del>
    </w:p>
    <w:p w14:paraId="658470B6" w14:textId="77777777" w:rsidR="008A4884" w:rsidRPr="0038216C" w:rsidRDefault="0033174C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Deductions can be made for damage to or loss of goods expressly entrusted to an</w:t>
      </w:r>
      <w:r w:rsidR="00301C34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employed person or for loss of money for which he is required to account, where such</w:t>
      </w:r>
      <w:r w:rsidR="006C48D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damage or loss is due to his neglect or default.</w:t>
      </w:r>
    </w:p>
    <w:p w14:paraId="1EDF3B97" w14:textId="7C77743A" w:rsidR="0033174C" w:rsidRPr="0038216C" w:rsidRDefault="0033174C" w:rsidP="004A0C56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Such deduction cannot exceed the amount of the damage or loss caused and can be</w:t>
      </w:r>
      <w:r w:rsidR="008A4884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made only after giving the employed persons an opportunity for explanation.</w:t>
      </w:r>
    </w:p>
    <w:p w14:paraId="657C8F73" w14:textId="60038910" w:rsidR="0033174C" w:rsidRPr="0038216C" w:rsidRDefault="0033174C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Deductions can be made, equivalent to the value thereof, for house accommodation</w:t>
      </w:r>
      <w:r w:rsidR="00C50D5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supplied by the employer or by Government or any housing board set up under any law</w:t>
      </w:r>
      <w:r w:rsidR="0049321B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for the time being in force (whether the Government or the board is the employer or not)</w:t>
      </w:r>
      <w:r w:rsidR="00706008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or any other authority engaged in the business of subsidising house-accommodation which</w:t>
      </w:r>
      <w:r w:rsidR="00706008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may be specified in this behalf by the Central Government amenities and services (other</w:t>
      </w:r>
      <w:r w:rsidR="00706008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than tools and raw material) supplied by the employer; provided these ar</w:t>
      </w:r>
      <w:ins w:id="5" w:author="Sneha Varghese" w:date="2022-11-23T17:33:00Z">
        <w:r w:rsidR="00002DB4">
          <w:rPr>
            <w:rFonts w:cstheme="minorHAnsi"/>
            <w:sz w:val="20"/>
            <w:szCs w:val="20"/>
          </w:rPr>
          <w:t>e</w:t>
        </w:r>
      </w:ins>
      <w:del w:id="6" w:author="Sneha Varghese" w:date="2022-11-23T17:33:00Z">
        <w:r w:rsidRPr="0038216C" w:rsidDel="00002DB4">
          <w:rPr>
            <w:rFonts w:cstheme="minorHAnsi"/>
            <w:sz w:val="20"/>
            <w:szCs w:val="20"/>
          </w:rPr>
          <w:delText>c</w:delText>
        </w:r>
      </w:del>
      <w:r w:rsidRPr="0038216C">
        <w:rPr>
          <w:rFonts w:cstheme="minorHAnsi"/>
          <w:sz w:val="20"/>
          <w:szCs w:val="20"/>
        </w:rPr>
        <w:t xml:space="preserve"> accepted by the</w:t>
      </w:r>
      <w:r w:rsidR="007D3C19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employed person as a part of the terms of his employment and have in the case of</w:t>
      </w:r>
      <w:r w:rsidR="00AA1F45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amenities and services been authorised by order of the Central Government.</w:t>
      </w:r>
    </w:p>
    <w:p w14:paraId="133544B7" w14:textId="77777777" w:rsidR="00D94B50" w:rsidRPr="0038216C" w:rsidRDefault="00D94B50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</w:p>
    <w:p w14:paraId="11D93AA0" w14:textId="77777777" w:rsidR="006E4910" w:rsidRPr="0038216C" w:rsidRDefault="0033174C" w:rsidP="004A0C56">
      <w:pPr>
        <w:pStyle w:val="ListParagraph"/>
        <w:numPr>
          <w:ilvl w:val="0"/>
          <w:numId w:val="8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Deductions can be made for the recovery of advance or for adjustment of</w:t>
      </w:r>
      <w:r w:rsidR="006E491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over-payment of wages.</w:t>
      </w:r>
    </w:p>
    <w:p w14:paraId="3DEEA783" w14:textId="77777777" w:rsidR="006E4910" w:rsidRPr="0038216C" w:rsidRDefault="0033174C" w:rsidP="004A0C56">
      <w:pPr>
        <w:pStyle w:val="ListParagraph"/>
        <w:numPr>
          <w:ilvl w:val="0"/>
          <w:numId w:val="8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Advances made before the employment began can only be recovered from the first</w:t>
      </w:r>
      <w:r w:rsidR="006E491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payment of wages for a complete wage-period.</w:t>
      </w:r>
    </w:p>
    <w:p w14:paraId="5F0A6B55" w14:textId="2DA18124" w:rsidR="0033174C" w:rsidRPr="0038216C" w:rsidRDefault="0033174C" w:rsidP="004A0C56">
      <w:pPr>
        <w:pStyle w:val="ListParagraph"/>
        <w:numPr>
          <w:ilvl w:val="0"/>
          <w:numId w:val="8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Advances of whatever nature can be made at the employer's discretion during the</w:t>
      </w:r>
      <w:r w:rsidR="006E491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employment.</w:t>
      </w:r>
    </w:p>
    <w:p w14:paraId="69C46D63" w14:textId="16B7A405" w:rsidR="0033174C" w:rsidRPr="0038216C" w:rsidRDefault="0033174C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Deductions can be made for subscription to and for repayment of advances from</w:t>
      </w:r>
      <w:r w:rsidR="00260FF5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any recognised provident fund.</w:t>
      </w:r>
    </w:p>
    <w:p w14:paraId="3EDCC8E5" w14:textId="31BFA8F4" w:rsidR="00C26A80" w:rsidRPr="0038216C" w:rsidRDefault="0033174C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Deductions can be made for payment to co-operative societies approved by the</w:t>
      </w:r>
      <w:r w:rsidR="00260FF5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Central Government or to the postal insurance, subject to any conditions imposed by the</w:t>
      </w:r>
      <w:r w:rsidR="00533C31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Central Government.</w:t>
      </w:r>
    </w:p>
    <w:p w14:paraId="635393A6" w14:textId="3F4E216F" w:rsidR="003874B0" w:rsidRPr="0038216C" w:rsidRDefault="003874B0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Deductions can be made for repayment of loans granted to the employed persons</w:t>
      </w:r>
      <w:r w:rsidR="000352C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from funds constituted for welfare of labour.</w:t>
      </w:r>
    </w:p>
    <w:p w14:paraId="7023679E" w14:textId="415CFDE1" w:rsidR="003874B0" w:rsidRPr="0038216C" w:rsidRDefault="003874B0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Deductions can also be mad</w:t>
      </w:r>
      <w:r w:rsidR="000352CA" w:rsidRPr="0038216C">
        <w:rPr>
          <w:rFonts w:cstheme="minorHAnsi"/>
          <w:sz w:val="20"/>
          <w:szCs w:val="20"/>
        </w:rPr>
        <w:t xml:space="preserve">e </w:t>
      </w:r>
      <w:r w:rsidRPr="0038216C">
        <w:rPr>
          <w:rFonts w:cstheme="minorHAnsi"/>
          <w:sz w:val="20"/>
          <w:szCs w:val="20"/>
        </w:rPr>
        <w:t>for repayment of loans granted for house building</w:t>
      </w:r>
      <w:r w:rsidR="000352C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and other purposes</w:t>
      </w:r>
      <w:ins w:id="7" w:author="Sneha Varghese" w:date="2022-11-23T17:34:00Z">
        <w:r w:rsidR="00002DB4">
          <w:rPr>
            <w:rFonts w:cstheme="minorHAnsi"/>
            <w:sz w:val="20"/>
            <w:szCs w:val="20"/>
          </w:rPr>
          <w:t>.</w:t>
        </w:r>
      </w:ins>
      <w:del w:id="8" w:author="Sneha Varghese" w:date="2022-11-23T17:34:00Z">
        <w:r w:rsidRPr="0038216C" w:rsidDel="00002DB4">
          <w:rPr>
            <w:rFonts w:cstheme="minorHAnsi"/>
            <w:sz w:val="20"/>
            <w:szCs w:val="20"/>
          </w:rPr>
          <w:delText>,</w:delText>
        </w:r>
      </w:del>
    </w:p>
    <w:p w14:paraId="5BCE6AB0" w14:textId="570E2B01" w:rsidR="003874B0" w:rsidRPr="0038216C" w:rsidRDefault="003874B0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Deductions can also be made with the written authorisation of the person employed</w:t>
      </w:r>
      <w:r w:rsidR="000352C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or payment of any premium on his life insurance policy to the Life Insurance Corporation</w:t>
      </w:r>
      <w:r w:rsidR="000352C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of India or for the purchase of securities of the Government of India or of any State</w:t>
      </w:r>
      <w:r w:rsidR="000352C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Government or for being deposited in any post office Savings Bank</w:t>
      </w:r>
      <w:del w:id="9" w:author="Sneha Varghese" w:date="2022-11-23T17:35:00Z">
        <w:r w:rsidRPr="0038216C" w:rsidDel="002620FD">
          <w:rPr>
            <w:rFonts w:cstheme="minorHAnsi"/>
            <w:sz w:val="20"/>
            <w:szCs w:val="20"/>
          </w:rPr>
          <w:delText>:</w:delText>
        </w:r>
      </w:del>
      <w:r w:rsidRPr="0038216C">
        <w:rPr>
          <w:rFonts w:cstheme="minorHAnsi"/>
          <w:sz w:val="20"/>
          <w:szCs w:val="20"/>
        </w:rPr>
        <w:t xml:space="preserve"> in furtherance of any</w:t>
      </w:r>
      <w:r w:rsidR="000352C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savings scheme of any such Government.</w:t>
      </w:r>
    </w:p>
    <w:p w14:paraId="70DB1C35" w14:textId="6CBB75C8" w:rsidR="00F74562" w:rsidRPr="0038216C" w:rsidRDefault="003874B0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loss of wages resulting from withholding of increment or promotion, reduction</w:t>
      </w:r>
      <w:r w:rsidR="000352C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to a lower post or time scale or to a lower stage in a time scale or suspension do</w:t>
      </w:r>
      <w:r w:rsidR="00211322" w:rsidRPr="0038216C">
        <w:rPr>
          <w:rFonts w:cstheme="minorHAnsi"/>
          <w:sz w:val="20"/>
          <w:szCs w:val="20"/>
        </w:rPr>
        <w:t xml:space="preserve">es </w:t>
      </w:r>
      <w:r w:rsidRPr="0038216C">
        <w:rPr>
          <w:rFonts w:cstheme="minorHAnsi"/>
          <w:sz w:val="20"/>
          <w:szCs w:val="20"/>
        </w:rPr>
        <w:t>not</w:t>
      </w:r>
      <w:r w:rsidR="000352CA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constitute deduction from wages within the meaning of the Act. For this purpose the</w:t>
      </w:r>
      <w:r w:rsidR="00F74562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rules framed by an employer in relation to his employees in the establishment for the</w:t>
      </w:r>
      <w:r w:rsidR="00F74562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 xml:space="preserve">purpose of any of the aforesaid penalties shall provide </w:t>
      </w:r>
      <w:proofErr w:type="gramStart"/>
      <w:r w:rsidRPr="0038216C">
        <w:rPr>
          <w:rFonts w:cstheme="minorHAnsi"/>
          <w:sz w:val="20"/>
          <w:szCs w:val="20"/>
        </w:rPr>
        <w:t>that:</w:t>
      </w:r>
      <w:ins w:id="10" w:author="Sneha Varghese" w:date="2022-11-23T17:36:00Z">
        <w:r w:rsidR="002620FD">
          <w:rPr>
            <w:rFonts w:cstheme="minorHAnsi"/>
            <w:sz w:val="20"/>
            <w:szCs w:val="20"/>
          </w:rPr>
          <w:t>-</w:t>
        </w:r>
      </w:ins>
      <w:proofErr w:type="gramEnd"/>
    </w:p>
    <w:p w14:paraId="37DBD6B4" w14:textId="120B024C" w:rsidR="00C6041C" w:rsidRPr="0038216C" w:rsidRDefault="003874B0" w:rsidP="004A0C56">
      <w:pPr>
        <w:pStyle w:val="ListParagraph"/>
        <w:numPr>
          <w:ilvl w:val="0"/>
          <w:numId w:val="9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such penalty as aforesaid, except the penalty of suspension, shall not b</w:t>
      </w:r>
      <w:r w:rsidR="00606254" w:rsidRPr="0038216C">
        <w:rPr>
          <w:rFonts w:cstheme="minorHAnsi"/>
          <w:sz w:val="20"/>
          <w:szCs w:val="20"/>
        </w:rPr>
        <w:t xml:space="preserve">e </w:t>
      </w:r>
      <w:r w:rsidRPr="0038216C">
        <w:rPr>
          <w:rFonts w:cstheme="minorHAnsi"/>
          <w:sz w:val="20"/>
          <w:szCs w:val="20"/>
        </w:rPr>
        <w:t xml:space="preserve">imposed unless the person </w:t>
      </w:r>
      <w:proofErr w:type="gramStart"/>
      <w:r w:rsidRPr="0038216C">
        <w:rPr>
          <w:rFonts w:cstheme="minorHAnsi"/>
          <w:sz w:val="20"/>
          <w:szCs w:val="20"/>
        </w:rPr>
        <w:t>concerned:</w:t>
      </w:r>
      <w:ins w:id="11" w:author="Sneha Varghese" w:date="2022-11-23T17:36:00Z">
        <w:r w:rsidR="002620FD">
          <w:rPr>
            <w:rFonts w:cstheme="minorHAnsi"/>
            <w:sz w:val="20"/>
            <w:szCs w:val="20"/>
          </w:rPr>
          <w:t>-</w:t>
        </w:r>
      </w:ins>
      <w:proofErr w:type="gramEnd"/>
    </w:p>
    <w:p w14:paraId="30CF4044" w14:textId="77777777" w:rsidR="00C6041C" w:rsidRPr="0038216C" w:rsidRDefault="00C6041C" w:rsidP="004A0C56">
      <w:pPr>
        <w:pStyle w:val="ListParagraph"/>
        <w:numPr>
          <w:ilvl w:val="0"/>
          <w:numId w:val="9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</w:p>
    <w:p w14:paraId="1835F9AD" w14:textId="77777777" w:rsidR="007351B2" w:rsidRPr="0038216C" w:rsidRDefault="003874B0" w:rsidP="004A0C56">
      <w:pPr>
        <w:pStyle w:val="ListParagraph"/>
        <w:numPr>
          <w:ilvl w:val="0"/>
          <w:numId w:val="10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has been informed for the charges in respect of which it is proposed to</w:t>
      </w:r>
      <w:r w:rsidR="007C592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impose the penalty;</w:t>
      </w:r>
    </w:p>
    <w:p w14:paraId="1A042A5E" w14:textId="36E6A1BB" w:rsidR="003874B0" w:rsidRPr="0038216C" w:rsidRDefault="003874B0" w:rsidP="004A0C56">
      <w:pPr>
        <w:pStyle w:val="ListParagraph"/>
        <w:numPr>
          <w:ilvl w:val="0"/>
          <w:numId w:val="10"/>
        </w:numPr>
        <w:spacing w:before="120" w:after="0" w:line="240" w:lineRule="auto"/>
        <w:ind w:left="1701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has been given a reasonable opportunity o</w:t>
      </w:r>
      <w:r w:rsidR="00532722" w:rsidRPr="0038216C">
        <w:rPr>
          <w:rFonts w:cstheme="minorHAnsi"/>
          <w:sz w:val="20"/>
          <w:szCs w:val="20"/>
        </w:rPr>
        <w:t xml:space="preserve">f </w:t>
      </w:r>
      <w:r w:rsidRPr="0038216C">
        <w:rPr>
          <w:rFonts w:cstheme="minorHAnsi"/>
          <w:sz w:val="20"/>
          <w:szCs w:val="20"/>
        </w:rPr>
        <w:t xml:space="preserve">showing cause </w:t>
      </w:r>
      <w:r w:rsidR="00532722" w:rsidRPr="0038216C">
        <w:rPr>
          <w:rFonts w:cstheme="minorHAnsi"/>
          <w:sz w:val="20"/>
          <w:szCs w:val="20"/>
        </w:rPr>
        <w:t>w</w:t>
      </w:r>
      <w:r w:rsidRPr="0038216C">
        <w:rPr>
          <w:rFonts w:cstheme="minorHAnsi"/>
          <w:sz w:val="20"/>
          <w:szCs w:val="20"/>
        </w:rPr>
        <w:t>hy the proposed</w:t>
      </w:r>
      <w:r w:rsidR="00BC4AD2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penalty should not be imposed.</w:t>
      </w:r>
    </w:p>
    <w:p w14:paraId="46BA2B3E" w14:textId="42A96A14" w:rsidR="003874B0" w:rsidRPr="0038216C" w:rsidRDefault="003874B0" w:rsidP="004A0C56">
      <w:pPr>
        <w:pStyle w:val="ListParagraph"/>
        <w:numPr>
          <w:ilvl w:val="0"/>
          <w:numId w:val="9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the person concerned is given a right of appeal against any order imposing the</w:t>
      </w:r>
      <w:r w:rsidR="00532722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penalty.</w:t>
      </w:r>
    </w:p>
    <w:p w14:paraId="6F19BAD1" w14:textId="77777777" w:rsidR="003874B0" w:rsidRPr="0038216C" w:rsidRDefault="003874B0" w:rsidP="004A0C56">
      <w:pPr>
        <w:spacing w:before="120"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38216C">
        <w:rPr>
          <w:rFonts w:cstheme="minorHAnsi"/>
          <w:b/>
          <w:bCs/>
          <w:sz w:val="20"/>
          <w:szCs w:val="20"/>
        </w:rPr>
        <w:t>Inspections</w:t>
      </w:r>
    </w:p>
    <w:p w14:paraId="10775090" w14:textId="74F0CAC3" w:rsidR="003874B0" w:rsidRPr="0038216C" w:rsidRDefault="003874B0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 Inspector can enter on any premises and can exercise the powers of Inspection</w:t>
      </w:r>
      <w:r w:rsidR="000225EC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(including examination of documents and taking of evidence) as he may deem necessary</w:t>
      </w:r>
      <w:r w:rsidR="000225EC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for carrying out the purposes of the Act.</w:t>
      </w:r>
      <w:r w:rsidR="00213DF4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Complaints of deductions or delays</w:t>
      </w:r>
    </w:p>
    <w:p w14:paraId="60F0538D" w14:textId="77777777" w:rsidR="00D41C67" w:rsidRPr="0038216C" w:rsidRDefault="00D41C67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</w:p>
    <w:p w14:paraId="7CA2E236" w14:textId="77777777" w:rsidR="00CB463B" w:rsidRPr="0038216C" w:rsidRDefault="003874B0" w:rsidP="004A0C56">
      <w:pPr>
        <w:pStyle w:val="ListParagraph"/>
        <w:numPr>
          <w:ilvl w:val="0"/>
          <w:numId w:val="11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Where irregular deductions are made from wages, or delays in payment take</w:t>
      </w:r>
      <w:r w:rsidR="00121B6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place, an employed person can make an application in the prescribed form within 12</w:t>
      </w:r>
      <w:r w:rsidR="00121B6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months to the Authority appointed by the Central Government for the purpose. An application</w:t>
      </w:r>
      <w:r w:rsidR="002E4EEE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delayed beyond this period may be rejected unless sufficient cause for delay is shown.</w:t>
      </w:r>
    </w:p>
    <w:p w14:paraId="657D709F" w14:textId="4B718407" w:rsidR="003874B0" w:rsidRPr="0038216C" w:rsidRDefault="003874B0" w:rsidP="004A0C56">
      <w:pPr>
        <w:pStyle w:val="ListParagraph"/>
        <w:numPr>
          <w:ilvl w:val="0"/>
          <w:numId w:val="11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Any legal practitioner, official of a registered trade union, Inspector under the Act</w:t>
      </w:r>
      <w:r w:rsidR="00CB463B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or other person acting with the Authority can make the complaint on behalf of an</w:t>
      </w:r>
      <w:r w:rsidR="00CB463B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employed person.</w:t>
      </w:r>
    </w:p>
    <w:p w14:paraId="1476611D" w14:textId="77777777" w:rsidR="00D16BE5" w:rsidRPr="0038216C" w:rsidRDefault="003874B0" w:rsidP="004A0C56">
      <w:pPr>
        <w:pStyle w:val="ListParagraph"/>
        <w:numPr>
          <w:ilvl w:val="0"/>
          <w:numId w:val="11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 single application may be presented by, or on behalf of any number of persons</w:t>
      </w:r>
      <w:r w:rsidR="00682D15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belonging to the same establishment the payment of whose wages has been delayed.</w:t>
      </w:r>
      <w:r w:rsidR="00682D15" w:rsidRPr="0038216C">
        <w:rPr>
          <w:rFonts w:cstheme="minorHAnsi"/>
          <w:sz w:val="20"/>
          <w:szCs w:val="20"/>
        </w:rPr>
        <w:t xml:space="preserve"> </w:t>
      </w:r>
    </w:p>
    <w:p w14:paraId="4F029E75" w14:textId="072E40BE" w:rsidR="003874B0" w:rsidRPr="0038216C" w:rsidRDefault="003874B0" w:rsidP="004A0C56">
      <w:pPr>
        <w:spacing w:before="120"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38216C">
        <w:rPr>
          <w:rFonts w:cstheme="minorHAnsi"/>
          <w:b/>
          <w:bCs/>
          <w:sz w:val="20"/>
          <w:szCs w:val="20"/>
        </w:rPr>
        <w:t>Action by the Authority</w:t>
      </w:r>
    </w:p>
    <w:p w14:paraId="281AA04D" w14:textId="77777777" w:rsidR="00705076" w:rsidRPr="0038216C" w:rsidRDefault="003874B0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The authority may award compensation to the employed person in addition to</w:t>
      </w:r>
      <w:r w:rsidR="00F03CCC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ordering the payment of delayed wages or the refund of illegal deductions.</w:t>
      </w:r>
    </w:p>
    <w:p w14:paraId="2A408E78" w14:textId="77777777" w:rsidR="007074C4" w:rsidRPr="0038216C" w:rsidRDefault="003874B0" w:rsidP="004A0C56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lastRenderedPageBreak/>
        <w:t xml:space="preserve">If a </w:t>
      </w:r>
      <w:r w:rsidR="009C386C" w:rsidRPr="0038216C">
        <w:rPr>
          <w:rFonts w:cstheme="minorHAnsi"/>
          <w:sz w:val="20"/>
          <w:szCs w:val="20"/>
        </w:rPr>
        <w:t xml:space="preserve">malicious </w:t>
      </w:r>
      <w:r w:rsidRPr="0038216C">
        <w:rPr>
          <w:rFonts w:cstheme="minorHAnsi"/>
          <w:sz w:val="20"/>
          <w:szCs w:val="20"/>
        </w:rPr>
        <w:t>or vexatious complaint is made, the Authority may impose a penalty not</w:t>
      </w:r>
      <w:r w:rsidR="006379C1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exceeding Rs. 50/- on the applicant and order that it be paid to the employer.</w:t>
      </w:r>
    </w:p>
    <w:p w14:paraId="56944626" w14:textId="26FABD37" w:rsidR="003874B0" w:rsidRPr="0038216C" w:rsidRDefault="003874B0" w:rsidP="004A0C56">
      <w:pPr>
        <w:pStyle w:val="ListParagraph"/>
        <w:spacing w:before="120" w:after="0" w:line="240" w:lineRule="auto"/>
        <w:ind w:left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In a case in which compensation is directed to be paid under Section 15(3) the authority</w:t>
      </w:r>
      <w:r w:rsidR="00524D6B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may direct that a penalty not exceeding fifty rupees be paid to the State Government by</w:t>
      </w:r>
      <w:r w:rsidR="00524D6B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the employer or any other person responsible for the payment of wages.</w:t>
      </w:r>
    </w:p>
    <w:p w14:paraId="115408EF" w14:textId="77777777" w:rsidR="003874B0" w:rsidRPr="0038216C" w:rsidRDefault="003874B0" w:rsidP="004A0C56">
      <w:pPr>
        <w:spacing w:before="120" w:after="0" w:line="240" w:lineRule="auto"/>
        <w:jc w:val="center"/>
        <w:rPr>
          <w:rFonts w:cstheme="minorHAnsi"/>
          <w:b/>
          <w:bCs/>
          <w:sz w:val="20"/>
          <w:szCs w:val="20"/>
        </w:rPr>
      </w:pPr>
      <w:r w:rsidRPr="0038216C">
        <w:rPr>
          <w:rFonts w:cstheme="minorHAnsi"/>
          <w:b/>
          <w:bCs/>
          <w:sz w:val="20"/>
          <w:szCs w:val="20"/>
        </w:rPr>
        <w:t>Appeal against the authority</w:t>
      </w:r>
    </w:p>
    <w:p w14:paraId="4E4783C4" w14:textId="498F9DF6" w:rsidR="0098542C" w:rsidRPr="0038216C" w:rsidRDefault="003874B0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An appeal a</w:t>
      </w:r>
      <w:r w:rsidR="00004B9C" w:rsidRPr="0038216C">
        <w:rPr>
          <w:rFonts w:cstheme="minorHAnsi"/>
          <w:sz w:val="20"/>
          <w:szCs w:val="20"/>
        </w:rPr>
        <w:t>g</w:t>
      </w:r>
      <w:r w:rsidRPr="0038216C">
        <w:rPr>
          <w:rFonts w:cstheme="minorHAnsi"/>
          <w:sz w:val="20"/>
          <w:szCs w:val="20"/>
        </w:rPr>
        <w:t>ainst an order dismissing either wholly or</w:t>
      </w:r>
      <w:del w:id="12" w:author="Sneha Varghese" w:date="2022-11-23T17:39:00Z">
        <w:r w:rsidRPr="0038216C" w:rsidDel="002620FD">
          <w:rPr>
            <w:rFonts w:cstheme="minorHAnsi"/>
            <w:sz w:val="20"/>
            <w:szCs w:val="20"/>
          </w:rPr>
          <w:delText>.</w:delText>
        </w:r>
      </w:del>
      <w:r w:rsidRPr="0038216C">
        <w:rPr>
          <w:rFonts w:cstheme="minorHAnsi"/>
          <w:sz w:val="20"/>
          <w:szCs w:val="20"/>
        </w:rPr>
        <w:t xml:space="preserve"> in part an application or</w:t>
      </w:r>
      <w:r w:rsidR="00004B9C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against a direction may be preferred within 3</w:t>
      </w:r>
      <w:ins w:id="13" w:author="Sneha Varghese" w:date="2022-11-23T17:40:00Z">
        <w:r w:rsidR="002620FD">
          <w:rPr>
            <w:rFonts w:cstheme="minorHAnsi"/>
            <w:sz w:val="20"/>
            <w:szCs w:val="20"/>
          </w:rPr>
          <w:t>0</w:t>
        </w:r>
      </w:ins>
      <w:del w:id="14" w:author="Sneha Varghese" w:date="2022-11-23T17:40:00Z">
        <w:r w:rsidRPr="0038216C" w:rsidDel="002620FD">
          <w:rPr>
            <w:rFonts w:cstheme="minorHAnsi"/>
            <w:sz w:val="20"/>
            <w:szCs w:val="20"/>
          </w:rPr>
          <w:delText>9</w:delText>
        </w:r>
      </w:del>
      <w:r w:rsidRPr="0038216C">
        <w:rPr>
          <w:rFonts w:cstheme="minorHAnsi"/>
          <w:sz w:val="20"/>
          <w:szCs w:val="20"/>
        </w:rPr>
        <w:t xml:space="preserve"> days in Calcutta to the Chief Judge, Cour</w:t>
      </w:r>
      <w:r w:rsidR="00F969B4" w:rsidRPr="0038216C">
        <w:rPr>
          <w:rFonts w:cstheme="minorHAnsi"/>
          <w:sz w:val="20"/>
          <w:szCs w:val="20"/>
        </w:rPr>
        <w:t xml:space="preserve">t </w:t>
      </w:r>
      <w:r w:rsidRPr="0038216C">
        <w:rPr>
          <w:rFonts w:cstheme="minorHAnsi"/>
          <w:sz w:val="20"/>
          <w:szCs w:val="20"/>
        </w:rPr>
        <w:t xml:space="preserve">of Small Causes and elsewhere to the District </w:t>
      </w:r>
      <w:proofErr w:type="gramStart"/>
      <w:r w:rsidRPr="0038216C">
        <w:rPr>
          <w:rFonts w:cstheme="minorHAnsi"/>
          <w:sz w:val="20"/>
          <w:szCs w:val="20"/>
        </w:rPr>
        <w:t>Court:</w:t>
      </w:r>
      <w:ins w:id="15" w:author="Sneha Varghese" w:date="2022-11-23T17:40:00Z">
        <w:r w:rsidR="002620FD">
          <w:rPr>
            <w:rFonts w:cstheme="minorHAnsi"/>
            <w:sz w:val="20"/>
            <w:szCs w:val="20"/>
          </w:rPr>
          <w:t>-</w:t>
        </w:r>
      </w:ins>
      <w:proofErr w:type="gramEnd"/>
    </w:p>
    <w:p w14:paraId="18C62683" w14:textId="77777777" w:rsidR="00EC59D0" w:rsidRPr="0038216C" w:rsidRDefault="003874B0" w:rsidP="004A0C56">
      <w:pPr>
        <w:pStyle w:val="ListParagraph"/>
        <w:numPr>
          <w:ilvl w:val="0"/>
          <w:numId w:val="1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by the employer if the total amount directed to be paid exceeds Rs. 300/-.</w:t>
      </w:r>
    </w:p>
    <w:p w14:paraId="2B14DC0B" w14:textId="77777777" w:rsidR="00820CD3" w:rsidRPr="0038216C" w:rsidRDefault="003874B0" w:rsidP="004A0C56">
      <w:pPr>
        <w:pStyle w:val="ListParagraph"/>
        <w:numPr>
          <w:ilvl w:val="0"/>
          <w:numId w:val="1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>by an employe</w:t>
      </w:r>
      <w:r w:rsidR="001D3409" w:rsidRPr="0038216C">
        <w:rPr>
          <w:rFonts w:cstheme="minorHAnsi"/>
          <w:sz w:val="20"/>
          <w:szCs w:val="20"/>
        </w:rPr>
        <w:t xml:space="preserve">d </w:t>
      </w:r>
      <w:r w:rsidRPr="0038216C">
        <w:rPr>
          <w:rFonts w:cstheme="minorHAnsi"/>
          <w:sz w:val="20"/>
          <w:szCs w:val="20"/>
        </w:rPr>
        <w:t>person or any legal practitioner or any official of a registered</w:t>
      </w:r>
      <w:r w:rsidR="000208F0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trade union authorised in writing to act on his behalf, or any Inspector under</w:t>
      </w:r>
      <w:r w:rsidR="00820CD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the Act or any other person permitted by the authority to make an application,</w:t>
      </w:r>
      <w:r w:rsidR="00820CD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if the total amount of wages withheld from him exceeds Rs. 20/- from</w:t>
      </w:r>
      <w:r w:rsidR="00820CD3" w:rsidRPr="0038216C">
        <w:rPr>
          <w:rFonts w:cstheme="minorHAnsi"/>
          <w:sz w:val="20"/>
          <w:szCs w:val="20"/>
        </w:rPr>
        <w:t xml:space="preserve"> </w:t>
      </w:r>
      <w:r w:rsidRPr="0038216C">
        <w:rPr>
          <w:rFonts w:cstheme="minorHAnsi"/>
          <w:sz w:val="20"/>
          <w:szCs w:val="20"/>
        </w:rPr>
        <w:t>unpaid group to which he belongs or belonged exceeds fifty rupees.</w:t>
      </w:r>
    </w:p>
    <w:p w14:paraId="20C16BBD" w14:textId="146E195D" w:rsidR="00512185" w:rsidRPr="0038216C" w:rsidRDefault="003874B0" w:rsidP="004A0C56">
      <w:pPr>
        <w:pStyle w:val="ListParagraph"/>
        <w:numPr>
          <w:ilvl w:val="0"/>
          <w:numId w:val="12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sz w:val="20"/>
          <w:szCs w:val="20"/>
        </w:rPr>
      </w:pPr>
      <w:r w:rsidRPr="0038216C">
        <w:rPr>
          <w:rFonts w:cstheme="minorHAnsi"/>
          <w:sz w:val="20"/>
          <w:szCs w:val="20"/>
        </w:rPr>
        <w:t xml:space="preserve">by a person directed to pay a penalty for a </w:t>
      </w:r>
      <w:r w:rsidR="007E1BE5" w:rsidRPr="0038216C">
        <w:rPr>
          <w:rFonts w:cstheme="minorHAnsi"/>
          <w:sz w:val="20"/>
          <w:szCs w:val="20"/>
        </w:rPr>
        <w:t>malicious</w:t>
      </w:r>
      <w:r w:rsidRPr="0038216C">
        <w:rPr>
          <w:rFonts w:cstheme="minorHAnsi"/>
          <w:sz w:val="20"/>
          <w:szCs w:val="20"/>
        </w:rPr>
        <w:t xml:space="preserve"> or vexatious application.</w:t>
      </w:r>
    </w:p>
    <w:p w14:paraId="5ECFCD17" w14:textId="4EDB67C5" w:rsidR="000F3933" w:rsidRPr="0038216C" w:rsidRDefault="005E3C03" w:rsidP="004A0C56">
      <w:pPr>
        <w:spacing w:before="120" w:after="0" w:line="240" w:lineRule="auto"/>
        <w:jc w:val="center"/>
        <w:rPr>
          <w:rFonts w:cstheme="minorHAnsi"/>
          <w:b/>
          <w:sz w:val="20"/>
          <w:szCs w:val="20"/>
        </w:rPr>
      </w:pPr>
      <w:r w:rsidRPr="0038216C">
        <w:rPr>
          <w:rFonts w:cstheme="minorHAnsi"/>
          <w:b/>
          <w:sz w:val="20"/>
          <w:szCs w:val="20"/>
        </w:rPr>
        <w:t>Punishments for breaches of the Act</w:t>
      </w:r>
    </w:p>
    <w:p w14:paraId="4B4CB5CA" w14:textId="77777777" w:rsidR="00A65459" w:rsidRPr="0038216C" w:rsidRDefault="00C020FF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Cs/>
          <w:sz w:val="20"/>
          <w:szCs w:val="20"/>
        </w:rPr>
      </w:pPr>
      <w:r w:rsidRPr="0038216C">
        <w:rPr>
          <w:rFonts w:cstheme="minorHAnsi"/>
          <w:bCs/>
          <w:sz w:val="20"/>
          <w:szCs w:val="20"/>
        </w:rPr>
        <w:t>Anyone</w:t>
      </w:r>
      <w:r w:rsidR="00063F95" w:rsidRPr="0038216C">
        <w:rPr>
          <w:rFonts w:cstheme="minorHAnsi"/>
          <w:bCs/>
          <w:sz w:val="20"/>
          <w:szCs w:val="20"/>
        </w:rPr>
        <w:t xml:space="preserve"> tried for delaying the payment of wages beyond the due date, or making</w:t>
      </w:r>
      <w:r w:rsidR="00E77CE1" w:rsidRPr="0038216C">
        <w:rPr>
          <w:rFonts w:cstheme="minorHAnsi"/>
          <w:bCs/>
          <w:sz w:val="20"/>
          <w:szCs w:val="20"/>
        </w:rPr>
        <w:t xml:space="preserve"> </w:t>
      </w:r>
      <w:r w:rsidR="00063F95" w:rsidRPr="0038216C">
        <w:rPr>
          <w:rFonts w:cstheme="minorHAnsi"/>
          <w:bCs/>
          <w:sz w:val="20"/>
          <w:szCs w:val="20"/>
        </w:rPr>
        <w:t>any unauthorised deduction from wages is liable to a fine upto Rs. 500/- but only if</w:t>
      </w:r>
      <w:r w:rsidR="00EF198D" w:rsidRPr="0038216C">
        <w:rPr>
          <w:rFonts w:cstheme="minorHAnsi"/>
          <w:bCs/>
          <w:sz w:val="20"/>
          <w:szCs w:val="20"/>
        </w:rPr>
        <w:t xml:space="preserve"> </w:t>
      </w:r>
      <w:r w:rsidR="00063F95" w:rsidRPr="0038216C">
        <w:rPr>
          <w:rFonts w:cstheme="minorHAnsi"/>
          <w:bCs/>
          <w:sz w:val="20"/>
          <w:szCs w:val="20"/>
        </w:rPr>
        <w:t>prosecuted with the sanction of the Authority or the Appellate Court.</w:t>
      </w:r>
    </w:p>
    <w:p w14:paraId="4E3A647B" w14:textId="795941B7" w:rsidR="00AC3FBF" w:rsidRPr="0038216C" w:rsidRDefault="00063F95" w:rsidP="004A0C56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bCs/>
          <w:sz w:val="20"/>
          <w:szCs w:val="20"/>
        </w:rPr>
      </w:pPr>
      <w:r w:rsidRPr="0038216C">
        <w:rPr>
          <w:rFonts w:cstheme="minorHAnsi"/>
          <w:bCs/>
          <w:sz w:val="20"/>
          <w:szCs w:val="20"/>
        </w:rPr>
        <w:t>The employer who</w:t>
      </w:r>
      <w:ins w:id="16" w:author="Sneha Varghese" w:date="2022-11-23T17:41:00Z">
        <w:r w:rsidR="002620FD">
          <w:rPr>
            <w:rFonts w:cstheme="minorHAnsi"/>
            <w:bCs/>
            <w:sz w:val="20"/>
            <w:szCs w:val="20"/>
          </w:rPr>
          <w:t>-</w:t>
        </w:r>
      </w:ins>
    </w:p>
    <w:p w14:paraId="197950B8" w14:textId="77777777" w:rsidR="00285638" w:rsidRPr="0038216C" w:rsidRDefault="00063F95" w:rsidP="004A0C56">
      <w:pPr>
        <w:pStyle w:val="ListParagraph"/>
        <w:numPr>
          <w:ilvl w:val="0"/>
          <w:numId w:val="1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bCs/>
          <w:sz w:val="20"/>
          <w:szCs w:val="20"/>
        </w:rPr>
      </w:pPr>
      <w:r w:rsidRPr="0038216C">
        <w:rPr>
          <w:rFonts w:cstheme="minorHAnsi"/>
          <w:bCs/>
          <w:sz w:val="20"/>
          <w:szCs w:val="20"/>
        </w:rPr>
        <w:t>does not fix a wage period, or</w:t>
      </w:r>
    </w:p>
    <w:p w14:paraId="6A511968" w14:textId="77777777" w:rsidR="00285638" w:rsidRPr="0038216C" w:rsidRDefault="00063F95" w:rsidP="004A0C56">
      <w:pPr>
        <w:pStyle w:val="ListParagraph"/>
        <w:numPr>
          <w:ilvl w:val="0"/>
          <w:numId w:val="1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bCs/>
          <w:sz w:val="20"/>
          <w:szCs w:val="20"/>
        </w:rPr>
      </w:pPr>
      <w:r w:rsidRPr="0038216C">
        <w:rPr>
          <w:rFonts w:cstheme="minorHAnsi"/>
          <w:bCs/>
          <w:sz w:val="20"/>
          <w:szCs w:val="20"/>
        </w:rPr>
        <w:t>makes payment in kind, or</w:t>
      </w:r>
    </w:p>
    <w:p w14:paraId="442C1B13" w14:textId="1EA1A213" w:rsidR="00122CF4" w:rsidRPr="0038216C" w:rsidRDefault="00063F95" w:rsidP="004A0C56">
      <w:pPr>
        <w:pStyle w:val="ListParagraph"/>
        <w:numPr>
          <w:ilvl w:val="0"/>
          <w:numId w:val="1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bCs/>
          <w:sz w:val="20"/>
          <w:szCs w:val="20"/>
        </w:rPr>
      </w:pPr>
      <w:r w:rsidRPr="0038216C">
        <w:rPr>
          <w:rFonts w:cstheme="minorHAnsi"/>
          <w:bCs/>
          <w:sz w:val="20"/>
          <w:szCs w:val="20"/>
        </w:rPr>
        <w:t xml:space="preserve">fails </w:t>
      </w:r>
      <w:ins w:id="17" w:author="Sneha Varghese" w:date="2022-11-23T17:42:00Z">
        <w:r w:rsidR="002620FD">
          <w:rPr>
            <w:rFonts w:cstheme="minorHAnsi"/>
            <w:bCs/>
            <w:sz w:val="20"/>
            <w:szCs w:val="20"/>
          </w:rPr>
          <w:t>t</w:t>
        </w:r>
      </w:ins>
      <w:del w:id="18" w:author="Sneha Varghese" w:date="2022-11-23T17:42:00Z">
        <w:r w:rsidRPr="0038216C" w:rsidDel="002620FD">
          <w:rPr>
            <w:rFonts w:cstheme="minorHAnsi"/>
            <w:bCs/>
            <w:sz w:val="20"/>
            <w:szCs w:val="20"/>
          </w:rPr>
          <w:delText>(</w:delText>
        </w:r>
      </w:del>
      <w:r w:rsidRPr="0038216C">
        <w:rPr>
          <w:rFonts w:cstheme="minorHAnsi"/>
          <w:bCs/>
          <w:sz w:val="20"/>
          <w:szCs w:val="20"/>
        </w:rPr>
        <w:t xml:space="preserve">o display at or near the main entrance of the </w:t>
      </w:r>
      <w:r w:rsidR="00E026FD" w:rsidRPr="0038216C">
        <w:rPr>
          <w:rFonts w:cstheme="minorHAnsi"/>
          <w:bCs/>
          <w:sz w:val="20"/>
          <w:szCs w:val="20"/>
        </w:rPr>
        <w:t>workplace</w:t>
      </w:r>
      <w:r w:rsidRPr="0038216C">
        <w:rPr>
          <w:rFonts w:cstheme="minorHAnsi"/>
          <w:bCs/>
          <w:sz w:val="20"/>
          <w:szCs w:val="20"/>
        </w:rPr>
        <w:t xml:space="preserve"> or place</w:t>
      </w:r>
      <w:ins w:id="19" w:author="Sneha Varghese" w:date="2022-11-23T17:42:00Z">
        <w:r w:rsidR="002620FD">
          <w:rPr>
            <w:rFonts w:cstheme="minorHAnsi"/>
            <w:bCs/>
            <w:sz w:val="20"/>
            <w:szCs w:val="20"/>
          </w:rPr>
          <w:t>s</w:t>
        </w:r>
      </w:ins>
      <w:r w:rsidR="0013090E" w:rsidRPr="0038216C">
        <w:rPr>
          <w:rFonts w:cstheme="minorHAnsi"/>
          <w:bCs/>
          <w:sz w:val="20"/>
          <w:szCs w:val="20"/>
        </w:rPr>
        <w:t xml:space="preserve"> </w:t>
      </w:r>
      <w:r w:rsidRPr="0038216C">
        <w:rPr>
          <w:rFonts w:cstheme="minorHAnsi"/>
          <w:bCs/>
          <w:sz w:val="20"/>
          <w:szCs w:val="20"/>
        </w:rPr>
        <w:t>at the</w:t>
      </w:r>
      <w:r w:rsidR="00AC79E4" w:rsidRPr="0038216C">
        <w:rPr>
          <w:rFonts w:cstheme="minorHAnsi"/>
          <w:bCs/>
          <w:sz w:val="20"/>
          <w:szCs w:val="20"/>
        </w:rPr>
        <w:t xml:space="preserve"> </w:t>
      </w:r>
      <w:r w:rsidRPr="0038216C">
        <w:rPr>
          <w:rFonts w:cstheme="minorHAnsi"/>
          <w:bCs/>
          <w:sz w:val="20"/>
          <w:szCs w:val="20"/>
        </w:rPr>
        <w:t xml:space="preserve">establishment or </w:t>
      </w:r>
      <w:r w:rsidR="00AB6155" w:rsidRPr="0038216C">
        <w:rPr>
          <w:rFonts w:cstheme="minorHAnsi"/>
          <w:bCs/>
          <w:sz w:val="20"/>
          <w:szCs w:val="20"/>
        </w:rPr>
        <w:t>workplace</w:t>
      </w:r>
      <w:r w:rsidRPr="0038216C">
        <w:rPr>
          <w:rFonts w:cstheme="minorHAnsi"/>
          <w:bCs/>
          <w:sz w:val="20"/>
          <w:szCs w:val="20"/>
        </w:rPr>
        <w:t xml:space="preserve"> this abstract in English and in the language of</w:t>
      </w:r>
      <w:r w:rsidR="00E026FD" w:rsidRPr="0038216C">
        <w:rPr>
          <w:rFonts w:cstheme="minorHAnsi"/>
          <w:bCs/>
          <w:sz w:val="20"/>
          <w:szCs w:val="20"/>
        </w:rPr>
        <w:t xml:space="preserve"> </w:t>
      </w:r>
      <w:proofErr w:type="gramStart"/>
      <w:r w:rsidRPr="0038216C">
        <w:rPr>
          <w:rFonts w:cstheme="minorHAnsi"/>
          <w:bCs/>
          <w:sz w:val="20"/>
          <w:szCs w:val="20"/>
        </w:rPr>
        <w:t>the majority of</w:t>
      </w:r>
      <w:proofErr w:type="gramEnd"/>
      <w:r w:rsidRPr="0038216C">
        <w:rPr>
          <w:rFonts w:cstheme="minorHAnsi"/>
          <w:bCs/>
          <w:sz w:val="20"/>
          <w:szCs w:val="20"/>
        </w:rPr>
        <w:t xml:space="preserve"> the employed persons, or</w:t>
      </w:r>
    </w:p>
    <w:p w14:paraId="5228C396" w14:textId="0DEA7210" w:rsidR="005E3C03" w:rsidRPr="0038216C" w:rsidRDefault="00063F95" w:rsidP="004A0C56">
      <w:pPr>
        <w:pStyle w:val="ListParagraph"/>
        <w:numPr>
          <w:ilvl w:val="0"/>
          <w:numId w:val="14"/>
        </w:numPr>
        <w:spacing w:before="120" w:after="0" w:line="240" w:lineRule="auto"/>
        <w:ind w:left="1134" w:hanging="567"/>
        <w:contextualSpacing w:val="0"/>
        <w:jc w:val="both"/>
        <w:rPr>
          <w:rFonts w:cstheme="minorHAnsi"/>
          <w:bCs/>
          <w:sz w:val="20"/>
          <w:szCs w:val="20"/>
        </w:rPr>
      </w:pPr>
      <w:r w:rsidRPr="0038216C">
        <w:rPr>
          <w:rFonts w:cstheme="minorHAnsi"/>
          <w:bCs/>
          <w:sz w:val="20"/>
          <w:szCs w:val="20"/>
        </w:rPr>
        <w:t>breaks</w:t>
      </w:r>
      <w:del w:id="20" w:author="Sneha Varghese" w:date="2022-11-23T17:42:00Z">
        <w:r w:rsidRPr="0038216C" w:rsidDel="002620FD">
          <w:rPr>
            <w:rFonts w:cstheme="minorHAnsi"/>
            <w:bCs/>
            <w:sz w:val="20"/>
            <w:szCs w:val="20"/>
          </w:rPr>
          <w:delText>,</w:delText>
        </w:r>
      </w:del>
      <w:r w:rsidRPr="0038216C">
        <w:rPr>
          <w:rFonts w:cstheme="minorHAnsi"/>
          <w:bCs/>
          <w:sz w:val="20"/>
          <w:szCs w:val="20"/>
        </w:rPr>
        <w:t xml:space="preserve"> certain rules made under the Act, is liable to fine not exceeding Rs. 200/-</w:t>
      </w:r>
      <w:r w:rsidR="00122CF4" w:rsidRPr="0038216C">
        <w:rPr>
          <w:rFonts w:cstheme="minorHAnsi"/>
          <w:bCs/>
          <w:sz w:val="20"/>
          <w:szCs w:val="20"/>
        </w:rPr>
        <w:t xml:space="preserve"> </w:t>
      </w:r>
      <w:r w:rsidR="00634524" w:rsidRPr="0038216C">
        <w:rPr>
          <w:rFonts w:cstheme="minorHAnsi"/>
          <w:bCs/>
          <w:sz w:val="20"/>
          <w:szCs w:val="20"/>
        </w:rPr>
        <w:t>A c</w:t>
      </w:r>
      <w:r w:rsidRPr="0038216C">
        <w:rPr>
          <w:rFonts w:cstheme="minorHAnsi"/>
          <w:bCs/>
          <w:sz w:val="20"/>
          <w:szCs w:val="20"/>
        </w:rPr>
        <w:t>omplaint to this effect can be made only by the Inspector or with his sanction.</w:t>
      </w:r>
    </w:p>
    <w:sectPr w:rsidR="005E3C03" w:rsidRPr="0038216C" w:rsidSect="00AE2E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A026A" w14:textId="77777777" w:rsidR="006B5952" w:rsidRDefault="006B5952" w:rsidP="007625C0">
      <w:pPr>
        <w:spacing w:after="0" w:line="240" w:lineRule="auto"/>
      </w:pPr>
      <w:r>
        <w:separator/>
      </w:r>
    </w:p>
  </w:endnote>
  <w:endnote w:type="continuationSeparator" w:id="0">
    <w:p w14:paraId="43FB38A5" w14:textId="77777777" w:rsidR="006B5952" w:rsidRDefault="006B5952" w:rsidP="00762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41A31" w14:textId="77777777" w:rsidR="007625C0" w:rsidRDefault="007625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751A4" w14:textId="77777777" w:rsidR="007625C0" w:rsidRDefault="007625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B9BEC" w14:textId="77777777" w:rsidR="007625C0" w:rsidRDefault="007625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53B26" w14:textId="77777777" w:rsidR="006B5952" w:rsidRDefault="006B5952" w:rsidP="007625C0">
      <w:pPr>
        <w:spacing w:after="0" w:line="240" w:lineRule="auto"/>
      </w:pPr>
      <w:r>
        <w:separator/>
      </w:r>
    </w:p>
  </w:footnote>
  <w:footnote w:type="continuationSeparator" w:id="0">
    <w:p w14:paraId="7DA261C0" w14:textId="77777777" w:rsidR="006B5952" w:rsidRDefault="006B5952" w:rsidP="00762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267E7F" w14:textId="41DDC443" w:rsidR="007625C0" w:rsidRDefault="00000000">
    <w:pPr>
      <w:pStyle w:val="Header"/>
    </w:pPr>
    <w:r>
      <w:rPr>
        <w:noProof/>
      </w:rPr>
      <w:pict w14:anchorId="73BF1D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8689157" o:spid="_x0000_s1026" type="#_x0000_t75" style="position:absolute;margin-left:0;margin-top:0;width:451.15pt;height:310.85pt;z-index:-251657216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46DBF" w14:textId="05E704B0" w:rsidR="007625C0" w:rsidRDefault="00000000">
    <w:pPr>
      <w:pStyle w:val="Header"/>
    </w:pPr>
    <w:r>
      <w:rPr>
        <w:noProof/>
      </w:rPr>
      <w:pict w14:anchorId="0AAB84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8689158" o:spid="_x0000_s1027" type="#_x0000_t75" style="position:absolute;margin-left:0;margin-top:0;width:451.15pt;height:310.85pt;z-index:-251656192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73E82" w14:textId="0DE98A06" w:rsidR="007625C0" w:rsidRDefault="00000000">
    <w:pPr>
      <w:pStyle w:val="Header"/>
    </w:pPr>
    <w:r>
      <w:rPr>
        <w:noProof/>
      </w:rPr>
      <w:pict w14:anchorId="5360C1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8689156" o:spid="_x0000_s1025" type="#_x0000_t75" style="position:absolute;margin-left:0;margin-top:0;width:451.15pt;height:310.85pt;z-index:-251658240;mso-position-horizontal:center;mso-position-horizontal-relative:margin;mso-position-vertical:center;mso-position-vertical-relative:margin" o:allowincell="f">
          <v:imagedata r:id="rId1" o:title="Simpliance-Logo-watermark-2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68C2"/>
    <w:multiLevelType w:val="hybridMultilevel"/>
    <w:tmpl w:val="3B20B50A"/>
    <w:lvl w:ilvl="0" w:tplc="D9648972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0D15A7"/>
    <w:multiLevelType w:val="hybridMultilevel"/>
    <w:tmpl w:val="41DE3572"/>
    <w:lvl w:ilvl="0" w:tplc="B742F0D2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A4051A0"/>
    <w:multiLevelType w:val="hybridMultilevel"/>
    <w:tmpl w:val="22767124"/>
    <w:lvl w:ilvl="0" w:tplc="F3FCD36A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94A11EC"/>
    <w:multiLevelType w:val="hybridMultilevel"/>
    <w:tmpl w:val="04D81B3A"/>
    <w:lvl w:ilvl="0" w:tplc="5E38FE8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40E5547E"/>
    <w:multiLevelType w:val="hybridMultilevel"/>
    <w:tmpl w:val="7CF64590"/>
    <w:lvl w:ilvl="0" w:tplc="6D420998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6171E17"/>
    <w:multiLevelType w:val="hybridMultilevel"/>
    <w:tmpl w:val="0AB65BB0"/>
    <w:lvl w:ilvl="0" w:tplc="F274D02E">
      <w:start w:val="10"/>
      <w:numFmt w:val="decimal"/>
      <w:lvlText w:val="(%1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FC46831"/>
    <w:multiLevelType w:val="hybridMultilevel"/>
    <w:tmpl w:val="76CAB3A4"/>
    <w:lvl w:ilvl="0" w:tplc="996C39A2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31F25AF"/>
    <w:multiLevelType w:val="hybridMultilevel"/>
    <w:tmpl w:val="85220932"/>
    <w:lvl w:ilvl="0" w:tplc="3BE4F79E">
      <w:start w:val="1"/>
      <w:numFmt w:val="decimal"/>
      <w:lvlText w:val="%1."/>
      <w:lvlJc w:val="left"/>
      <w:pPr>
        <w:ind w:left="720" w:hanging="360"/>
      </w:pPr>
      <w:rPr>
        <w:b/>
        <w:bCs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40423"/>
    <w:multiLevelType w:val="hybridMultilevel"/>
    <w:tmpl w:val="4A96E8F8"/>
    <w:lvl w:ilvl="0" w:tplc="29DC4B2C">
      <w:start w:val="1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57D66B21"/>
    <w:multiLevelType w:val="hybridMultilevel"/>
    <w:tmpl w:val="54686B36"/>
    <w:lvl w:ilvl="0" w:tplc="7CD46D2A">
      <w:start w:val="1"/>
      <w:numFmt w:val="lowerLetter"/>
      <w:lvlText w:val="(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57DD7A01"/>
    <w:multiLevelType w:val="hybridMultilevel"/>
    <w:tmpl w:val="A7109F64"/>
    <w:lvl w:ilvl="0" w:tplc="3F74B8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FB34A8"/>
    <w:multiLevelType w:val="hybridMultilevel"/>
    <w:tmpl w:val="C384272E"/>
    <w:lvl w:ilvl="0" w:tplc="3F74B89C">
      <w:start w:val="1"/>
      <w:numFmt w:val="lowerLetter"/>
      <w:lvlText w:val="(%1)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64EB52F9"/>
    <w:multiLevelType w:val="hybridMultilevel"/>
    <w:tmpl w:val="290C0A32"/>
    <w:lvl w:ilvl="0" w:tplc="84706006">
      <w:start w:val="1"/>
      <w:numFmt w:val="lowerRoman"/>
      <w:lvlText w:val="(%1)"/>
      <w:lvlJc w:val="left"/>
      <w:pPr>
        <w:ind w:left="1854" w:hanging="36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71FF0D2F"/>
    <w:multiLevelType w:val="hybridMultilevel"/>
    <w:tmpl w:val="28B27E20"/>
    <w:lvl w:ilvl="0" w:tplc="B73601E6">
      <w:start w:val="1"/>
      <w:numFmt w:val="decimal"/>
      <w:lvlText w:val="(%1)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num w:numId="1" w16cid:durableId="160780062">
    <w:abstractNumId w:val="7"/>
  </w:num>
  <w:num w:numId="2" w16cid:durableId="1672637471">
    <w:abstractNumId w:val="10"/>
  </w:num>
  <w:num w:numId="3" w16cid:durableId="943727773">
    <w:abstractNumId w:val="13"/>
  </w:num>
  <w:num w:numId="4" w16cid:durableId="1564221257">
    <w:abstractNumId w:val="1"/>
  </w:num>
  <w:num w:numId="5" w16cid:durableId="783501401">
    <w:abstractNumId w:val="9"/>
  </w:num>
  <w:num w:numId="6" w16cid:durableId="2137478197">
    <w:abstractNumId w:val="6"/>
  </w:num>
  <w:num w:numId="7" w16cid:durableId="1189757651">
    <w:abstractNumId w:val="12"/>
  </w:num>
  <w:num w:numId="8" w16cid:durableId="545214351">
    <w:abstractNumId w:val="0"/>
  </w:num>
  <w:num w:numId="9" w16cid:durableId="2129811269">
    <w:abstractNumId w:val="4"/>
  </w:num>
  <w:num w:numId="10" w16cid:durableId="1361317004">
    <w:abstractNumId w:val="8"/>
  </w:num>
  <w:num w:numId="11" w16cid:durableId="356080744">
    <w:abstractNumId w:val="11"/>
  </w:num>
  <w:num w:numId="12" w16cid:durableId="208768">
    <w:abstractNumId w:val="2"/>
  </w:num>
  <w:num w:numId="13" w16cid:durableId="1355960945">
    <w:abstractNumId w:val="5"/>
  </w:num>
  <w:num w:numId="14" w16cid:durableId="13915069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neha Varghese">
    <w15:presenceInfo w15:providerId="AD" w15:userId="S::sneha.varghese@simpliance.in::b7145d4d-b907-4ed5-92cc-fbbfa4a94d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28"/>
    <w:rsid w:val="00002DB4"/>
    <w:rsid w:val="00004B9C"/>
    <w:rsid w:val="000131AE"/>
    <w:rsid w:val="000135F2"/>
    <w:rsid w:val="000208F0"/>
    <w:rsid w:val="000225EC"/>
    <w:rsid w:val="00022828"/>
    <w:rsid w:val="000352CA"/>
    <w:rsid w:val="00051A09"/>
    <w:rsid w:val="00060752"/>
    <w:rsid w:val="00063F95"/>
    <w:rsid w:val="0006487C"/>
    <w:rsid w:val="00093612"/>
    <w:rsid w:val="000A2CE9"/>
    <w:rsid w:val="000D10E5"/>
    <w:rsid w:val="000D1181"/>
    <w:rsid w:val="000E085B"/>
    <w:rsid w:val="000F3933"/>
    <w:rsid w:val="00101C66"/>
    <w:rsid w:val="00121B63"/>
    <w:rsid w:val="00122CF4"/>
    <w:rsid w:val="0013090E"/>
    <w:rsid w:val="00185B21"/>
    <w:rsid w:val="00192642"/>
    <w:rsid w:val="001D3409"/>
    <w:rsid w:val="00206A2D"/>
    <w:rsid w:val="00211322"/>
    <w:rsid w:val="00213DF4"/>
    <w:rsid w:val="00243780"/>
    <w:rsid w:val="00260FF5"/>
    <w:rsid w:val="002620FD"/>
    <w:rsid w:val="00270E38"/>
    <w:rsid w:val="00283205"/>
    <w:rsid w:val="00285638"/>
    <w:rsid w:val="002E23B2"/>
    <w:rsid w:val="002E4EEE"/>
    <w:rsid w:val="00301C34"/>
    <w:rsid w:val="00301FA1"/>
    <w:rsid w:val="00304A03"/>
    <w:rsid w:val="00305F27"/>
    <w:rsid w:val="0033174C"/>
    <w:rsid w:val="00376102"/>
    <w:rsid w:val="003774C6"/>
    <w:rsid w:val="0038216C"/>
    <w:rsid w:val="003874B0"/>
    <w:rsid w:val="003949AE"/>
    <w:rsid w:val="003C249E"/>
    <w:rsid w:val="003C586E"/>
    <w:rsid w:val="003D0062"/>
    <w:rsid w:val="00401038"/>
    <w:rsid w:val="0045111A"/>
    <w:rsid w:val="00462285"/>
    <w:rsid w:val="0049321B"/>
    <w:rsid w:val="004A0C56"/>
    <w:rsid w:val="004A72DD"/>
    <w:rsid w:val="004C553B"/>
    <w:rsid w:val="004F74F3"/>
    <w:rsid w:val="005038AC"/>
    <w:rsid w:val="00512185"/>
    <w:rsid w:val="0051473D"/>
    <w:rsid w:val="00515B09"/>
    <w:rsid w:val="00524D6B"/>
    <w:rsid w:val="00532722"/>
    <w:rsid w:val="00533C31"/>
    <w:rsid w:val="0054586B"/>
    <w:rsid w:val="00550210"/>
    <w:rsid w:val="005802F9"/>
    <w:rsid w:val="00592DD2"/>
    <w:rsid w:val="005A29D3"/>
    <w:rsid w:val="005E3C03"/>
    <w:rsid w:val="005F43FB"/>
    <w:rsid w:val="00606254"/>
    <w:rsid w:val="00621116"/>
    <w:rsid w:val="00634524"/>
    <w:rsid w:val="006379C1"/>
    <w:rsid w:val="00661612"/>
    <w:rsid w:val="00663917"/>
    <w:rsid w:val="00667AA9"/>
    <w:rsid w:val="00672BF5"/>
    <w:rsid w:val="00682B1D"/>
    <w:rsid w:val="00682D15"/>
    <w:rsid w:val="006A72E3"/>
    <w:rsid w:val="006B5952"/>
    <w:rsid w:val="006C48D3"/>
    <w:rsid w:val="006E4910"/>
    <w:rsid w:val="006F0392"/>
    <w:rsid w:val="00705076"/>
    <w:rsid w:val="00706008"/>
    <w:rsid w:val="007074C4"/>
    <w:rsid w:val="007107B0"/>
    <w:rsid w:val="007351B2"/>
    <w:rsid w:val="007365DC"/>
    <w:rsid w:val="00744573"/>
    <w:rsid w:val="00753D2A"/>
    <w:rsid w:val="00755F2A"/>
    <w:rsid w:val="007625C0"/>
    <w:rsid w:val="0078719B"/>
    <w:rsid w:val="007C5920"/>
    <w:rsid w:val="007D3C19"/>
    <w:rsid w:val="007E0915"/>
    <w:rsid w:val="007E1BE5"/>
    <w:rsid w:val="00820CD3"/>
    <w:rsid w:val="0082306F"/>
    <w:rsid w:val="0083127F"/>
    <w:rsid w:val="008344AD"/>
    <w:rsid w:val="008748E1"/>
    <w:rsid w:val="008813AE"/>
    <w:rsid w:val="00890597"/>
    <w:rsid w:val="00897D1E"/>
    <w:rsid w:val="008A4884"/>
    <w:rsid w:val="008B073E"/>
    <w:rsid w:val="008C7D83"/>
    <w:rsid w:val="00917170"/>
    <w:rsid w:val="00932FA8"/>
    <w:rsid w:val="00970DB3"/>
    <w:rsid w:val="009770F9"/>
    <w:rsid w:val="0098542C"/>
    <w:rsid w:val="00985F2D"/>
    <w:rsid w:val="009C386C"/>
    <w:rsid w:val="009E5DC7"/>
    <w:rsid w:val="00A00DEA"/>
    <w:rsid w:val="00A62282"/>
    <w:rsid w:val="00A65459"/>
    <w:rsid w:val="00A92593"/>
    <w:rsid w:val="00AA1F45"/>
    <w:rsid w:val="00AA7FD4"/>
    <w:rsid w:val="00AB44D0"/>
    <w:rsid w:val="00AB6155"/>
    <w:rsid w:val="00AC3FBF"/>
    <w:rsid w:val="00AC79E4"/>
    <w:rsid w:val="00AD2E69"/>
    <w:rsid w:val="00AD67F1"/>
    <w:rsid w:val="00AE2ECF"/>
    <w:rsid w:val="00B700ED"/>
    <w:rsid w:val="00B80842"/>
    <w:rsid w:val="00B96845"/>
    <w:rsid w:val="00BC4AD2"/>
    <w:rsid w:val="00BD74A1"/>
    <w:rsid w:val="00BF547B"/>
    <w:rsid w:val="00C020FF"/>
    <w:rsid w:val="00C0368E"/>
    <w:rsid w:val="00C11780"/>
    <w:rsid w:val="00C218C3"/>
    <w:rsid w:val="00C26A80"/>
    <w:rsid w:val="00C50D5A"/>
    <w:rsid w:val="00C6041C"/>
    <w:rsid w:val="00C75887"/>
    <w:rsid w:val="00CB463B"/>
    <w:rsid w:val="00CD51BE"/>
    <w:rsid w:val="00CE5CB7"/>
    <w:rsid w:val="00CF1056"/>
    <w:rsid w:val="00D12CAD"/>
    <w:rsid w:val="00D16BE5"/>
    <w:rsid w:val="00D1781A"/>
    <w:rsid w:val="00D328FA"/>
    <w:rsid w:val="00D41C67"/>
    <w:rsid w:val="00D54A69"/>
    <w:rsid w:val="00D61880"/>
    <w:rsid w:val="00D8332B"/>
    <w:rsid w:val="00D94B50"/>
    <w:rsid w:val="00DA3D62"/>
    <w:rsid w:val="00DB406D"/>
    <w:rsid w:val="00DD1919"/>
    <w:rsid w:val="00DF19CA"/>
    <w:rsid w:val="00E026FD"/>
    <w:rsid w:val="00E167F4"/>
    <w:rsid w:val="00E428DA"/>
    <w:rsid w:val="00E55B71"/>
    <w:rsid w:val="00E61D5F"/>
    <w:rsid w:val="00E65699"/>
    <w:rsid w:val="00E77CE1"/>
    <w:rsid w:val="00EA6167"/>
    <w:rsid w:val="00EC59D0"/>
    <w:rsid w:val="00EE26F5"/>
    <w:rsid w:val="00EF198D"/>
    <w:rsid w:val="00F03CCC"/>
    <w:rsid w:val="00F171AD"/>
    <w:rsid w:val="00F4585A"/>
    <w:rsid w:val="00F74562"/>
    <w:rsid w:val="00F9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91870"/>
  <w15:chartTrackingRefBased/>
  <w15:docId w15:val="{DF16780E-1749-453D-8604-0701A63A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C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2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5C0"/>
  </w:style>
  <w:style w:type="paragraph" w:styleId="Footer">
    <w:name w:val="footer"/>
    <w:basedOn w:val="Normal"/>
    <w:link w:val="FooterChar"/>
    <w:uiPriority w:val="99"/>
    <w:unhideWhenUsed/>
    <w:rsid w:val="007625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5C0"/>
  </w:style>
  <w:style w:type="paragraph" w:styleId="Revision">
    <w:name w:val="Revision"/>
    <w:hidden/>
    <w:uiPriority w:val="99"/>
    <w:semiHidden/>
    <w:rsid w:val="00002D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FCC21-4BFB-462B-A5EC-CAAAAC4A4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1645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Sneha Varghese</cp:lastModifiedBy>
  <cp:revision>3</cp:revision>
  <dcterms:created xsi:type="dcterms:W3CDTF">2022-11-23T11:38:00Z</dcterms:created>
  <dcterms:modified xsi:type="dcterms:W3CDTF">2022-11-23T12:13:00Z</dcterms:modified>
</cp:coreProperties>
</file>